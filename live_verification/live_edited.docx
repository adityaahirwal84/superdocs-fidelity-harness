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Executive Summary:</w:t>
      </w:r>
      <w:r>
        <w:rPr/>
        <w:t xml:space="preserve"> This document provides an introduction to the company's performance, highlighting a twelve percent year-over-year revenue growth.</w:t>
      </w:r>
    </w:p>
    <w:p>
      <w:r>
        <w:rPr/>
        <w:t>Introduction</w:t>
      </w:r>
    </w:p>
    <w:p>
      <w:r>
        <w:rPr/>
        <w:t>See the  section for context.This claim needs a citation.</w:t>
      </w:r>
      <w:r>
        <w:rPr>
          <w:vertAlign w:val="superscript"/>
        </w:rPr>
        <w:footnoteReference w:id="1"/>
      </w:r>
    </w:p>
    <w:p>
      <w:r>
        <w:rPr/>
        <w:t>Revenue grew twelve percent year over year.</w:t>
      </w:r>
      <w:r>
        <w:commentReference w:id="1"/>
      </w:r>
    </w:p>
    <w:p>
      <w:pPr>
        <w:spacing w:before="552"/>
      </w:pPr>
      <w:ins w:id="1" w:author="AI Editor" w:date="2026-08-01T11:00:00Z">
        <w:r>
          <w:rPr/>
          <w:t>This sentence was added during review.</w:t>
        </w:r>
      </w:ins>
    </w:p>
    <w:p>
      <m:oMathPara>
        <m:oMath>
          <m:r>
            <m:t xml:space="preserve">x=(-b±sqrt(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-4ac))/(2a)</m:t>
          </m:r>
        </m:oMath>
      </m:oMathPara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Quality Engineer" w:initials="QE" w:date="2026-08-01T10:00:00Z">
    <w:p>
      <w:r>
        <w:rPr/>
        <w:t>Please double check this figure before publishing.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/>
      <w:t xml:space="preserve">Page </w:t>
    </w:r>
    <w:fldSimple w:instr=" PAGE ">
      <w:r>
        <w:rPr/>
        <w:t>1</w:t>
      </w:r>
    </w:fldSimple>
    <w:r>
      <w:rPr/>
      <w:t xml:space="preserve"> of </w:t>
    </w:r>
    <w:fldSimple w:instr=" NUMPAGES ">
      <w:r>
        <w:rPr/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rPr/>
        <w:t>This is the body of footnote 1, citing an external source.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/>
      <w:t>Fidelity Harness Sample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SuperDocs Export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