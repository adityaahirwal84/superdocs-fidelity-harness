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bookmarkStart w:id="0" w:name="intro_ref"/>
      <w:r>
        <w:t>Introduction</w:t>
      </w:r>
      <w:bookmarkEnd w:id="0"/>
    </w:p>
    <w:p>
      <w:r>
        <w:t xml:space="preserve">See the </w:t>
      </w:r>
      <w:fldSimple w:instr="REF intro_ref \h">
        <w:r>
          <w:t>Introduction</w:t>
        </w:r>
      </w:fldSimple>
      <w:r>
        <w:t xml:space="preserve"> section for context.</w:t>
      </w:r>
      <w:r>
        <w:t>This claim needs a citation.</w:t>
      </w:r>
      <w:r>
        <w:footnoteReference w:id="1"/>
      </w:r>
    </w:p>
    <w:p>
      <w:commentRangeStart w:id="1"/>
      <w:r>
        <w:t>Revenue grew twelve percent year over year, driven by the EMEA region.</w:t>
      </w:r>
      <w:commentRangeEnd w:id="1"/>
      <w:r>
        <w:commentReference w:id="1"/>
      </w:r>
    </w:p>
    <w:p>
      <w:ins w:id="10" w:author="AI Editor" w:date="2026-08-01T11:00:00Z">
        <w:r>
          <w:t>This sentence was added during review.</w:t>
        </w:r>
      </w:ins>
    </w:p>
    <w:p>
      <m:oMathPara>
        <m:oMath>
          <m:r>
            <w:rPr/>
            <m:t>x=(-b±sqrt(b^2-4ac))/(2a)</m:t>
          </m:r>
        </m:oMath>
      </m:oMathPara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Quality Engineer" w:date="2026-08-01T10:00:00Z" w:initials="QE">
    <w:p>
      <w:r>
        <w:t>Please double check this figure before publishing.</w:t>
      </w:r>
    </w:p>
  </w:comment>
</w:comments>
</file>

<file path=word/footer1.xml><?xml version="1.0" encoding="utf-8"?>
<w:ftr xmlns:w="http://schemas.openxmlformats.org/wordprocessingml/2006/main">
  <w:p>
    <w:r>
      <w:t xml:space="preserve">Page </w:t>
    </w:r>
    <w:fldSimple w:instr="PAGE \* MERGEFORMAT">
      <w:r>
        <w:t>1</w:t>
      </w:r>
    </w:fldSimple>
    <w:r>
      <w:t xml:space="preserve"> of </w:t>
    </w:r>
    <w:fldSimple w:instr="NUMPAGES \* MERGEFORMAT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This is the body of footnote 1, citing an external source.</w:t>
      </w:r>
    </w:p>
  </w:footnote>
</w:footnotes>
</file>

<file path=word/header1.xml><?xml version="1.0" encoding="utf-8"?>
<w:hdr xmlns:w="http://schemas.openxmlformats.org/wordprocessingml/2006/main">
  <w:p>
    <w:r>
      <w:t>Fidelity Harness Sample Document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/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comments" Target="comments.xml"/>
  <Relationship Id="rId5" Type="http://schemas.openxmlformats.org/officeDocument/2006/relationships/header" Target="header1.xml"/>
  <Relationship Id="rId6" Type="http://schemas.openxmlformats.org/officeDocument/2006/relationships/footer" Target="footer1.xml"/>
</Relationships>

</file>